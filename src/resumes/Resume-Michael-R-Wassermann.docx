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lineRule="auto" w:line="240" w:before="240" w:after="120"/>
        <w:ind w:hanging="0" w:start="0" w:end="0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color w:val="651FFF"/>
        </w:rPr>
        <w:t>Mchael R. Wassermann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Full Stack, Senior Web Developer (.NET) &amp; AI Developer/Agents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>(936) 662-4441 | michael.wassermann@m12systems.com | mikew194@gmail.com |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mikew194@protonmail.com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>|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hyperlink r:id="rId2">
        <w:r>
          <w:rPr>
            <w:rStyle w:val="Hyperlink"/>
            <w:rFonts w:eastAsia="Liberation Serif;Times New Roman" w:cs="Liberation Serif;Times New Roman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2196F3"/>
            <w:position w:val="0"/>
            <w:sz w:val="24"/>
            <w:sz w:val="24"/>
            <w:szCs w:val="24"/>
            <w:u w:val="none"/>
            <w:shd w:fill="auto" w:val="clear"/>
            <w:vertAlign w:val="baseline"/>
          </w:rPr>
          <w:t>Linked-In Profile</w:t>
        </w:r>
      </w:hyperlink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color w:val="651FFF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Developer Portfolio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651FFF"/>
          <w:position w:val="0"/>
          <w:sz w:val="24"/>
          <w:sz w:val="24"/>
          <w:szCs w:val="24"/>
          <w:u w:val="none"/>
          <w:shd w:fill="auto" w:val="clear"/>
          <w:vertAlign w:val="baseline"/>
        </w:rPr>
        <w:t>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hyperlink r:id="rId3">
        <w:r>
          <w:rPr>
            <w:rStyle w:val="Hyperlink"/>
            <w:rFonts w:eastAsia="Liberation Mono;Courier New" w:cs="Liberation Mono;Courier New" w:ascii="Liberation Mono;Courier New" w:hAnsi="Liberation Mono;Courier New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1"/>
            <w:sz w:val="21"/>
            <w:szCs w:val="21"/>
            <w:highlight w:val="white"/>
            <w:u w:val="single"/>
            <w:vertAlign w:val="baseline"/>
          </w:rPr>
          <w:t>https://mikew194.github.io/rc-dev-portfolio/</w:t>
        </w:r>
      </w:hyperlink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F2328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8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  <w:br/>
      </w:r>
      <w:r>
        <w:rPr>
          <w:color w:val="2196F3"/>
        </w:rPr>
        <w:t>LinkedIn</w:t>
      </w:r>
      <w:r>
        <w:rPr>
          <w:color w:val="651FFF"/>
        </w:rPr>
        <w:t>:</w:t>
      </w:r>
      <w:r>
        <w:rPr/>
        <w:t xml:space="preserve"> </w:t>
      </w:r>
      <w:r>
        <w:rPr>
          <w:rFonts w:eastAsia="Roboto" w:cs="Roboto" w:ascii="Roboto" w:hAnsi="Roboto"/>
          <w:sz w:val="21"/>
          <w:szCs w:val="21"/>
          <w:highlight w:val="white"/>
        </w:rPr>
        <w:t>www.linkedin.com/in/</w:t>
      </w:r>
      <w:r>
        <w:rPr>
          <w:rFonts w:eastAsia="Liberation Mono;Courier New" w:cs="Liberation Mono;Courier New" w:ascii="Liberation Mono;Courier New" w:hAnsi="Liberation Mono;Courier New"/>
          <w:sz w:val="21"/>
          <w:szCs w:val="21"/>
          <w:highlight w:val="white"/>
        </w:rPr>
        <w:t>michael-wassermann-m12systems-25a5bb1b6</w:t>
        <w:br/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>Blazor Demo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651FFF"/>
          <w:position w:val="0"/>
          <w:sz w:val="24"/>
          <w:sz w:val="24"/>
          <w:szCs w:val="24"/>
          <w:u w:val="none"/>
          <w:shd w:fill="auto" w:val="clear"/>
          <w:vertAlign w:val="baseline"/>
        </w:rPr>
        <w:t>:</w:t>
      </w:r>
      <w:hyperlink r:id="rId4">
        <w:r>
          <w:rPr>
            <w:rStyle w:val="Hyperlink"/>
            <w:rFonts w:eastAsia="Liberation Serif;Times New Roman" w:cs="Liberation Serif;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536DFE"/>
            <w:position w:val="0"/>
            <w:sz w:val="24"/>
            <w:sz w:val="24"/>
            <w:szCs w:val="24"/>
            <w:u w:val="none"/>
            <w:shd w:fill="auto" w:val="clear"/>
            <w:vertAlign w:val="baseline"/>
          </w:rPr>
          <w:t xml:space="preserve"> </w:t>
        </w:r>
      </w:hyperlink>
      <w:hyperlink r:id="rId5">
        <w:r>
          <w:rPr>
            <w:rStyle w:val="Hyperlink"/>
            <w:rFonts w:eastAsia="Liberation Serif;Times New Roman" w:cs="Liberation Serif;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4"/>
            <w:sz w:val="24"/>
            <w:szCs w:val="24"/>
            <w:u w:val="none"/>
            <w:shd w:fill="auto" w:val="clear"/>
            <w:vertAlign w:val="baseline"/>
          </w:rPr>
          <w:t>https://mikew194.github.io/bz-gh-pages-app/</w:t>
        </w:r>
      </w:hyperlink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36DFE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96F3"/>
          <w:position w:val="0"/>
          <w:sz w:val="24"/>
          <w:sz w:val="24"/>
          <w:szCs w:val="24"/>
          <w:u w:val="none"/>
          <w:shd w:fill="auto" w:val="clear"/>
          <w:vertAlign w:val="baseline"/>
        </w:rPr>
        <w:t>Last Updated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36DF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: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07/07/2026</w:t>
      </w:r>
    </w:p>
    <w:p>
      <w:pPr>
        <w:pStyle w:val="Heading2"/>
        <w:numPr>
          <w:ilvl w:val="1"/>
          <w:numId w:val="1"/>
        </w:numPr>
        <w:ind w:hanging="0" w:start="0" w:end="0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color w:val="651FFF"/>
        </w:rPr>
        <w:t>Summary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color w:val="651FFF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Veteran and logical Full Stack Developer with over 20 years of experience in software design, development, and team leadership. Proven innovator with deep expertise across front-end, middle-tier, and back-end application architecture. Adept at analyzing complex user needs, designing robust software solutions, and optimizing existing programs using critical thinking and problem-solving skills. Seeking a challenging senior-level Full Stack or Gen/AI position to leverage extensive experience, lead development efforts, and contribute to achieving company goals. Recent focus includes Generative AI, Micro-Services, Micro-Frontends, Python, </w:t>
      </w:r>
      <w:r>
        <w:rPr/>
        <w:t>and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cloud-native solutions, where I use python, react, postgress, lagchain and other skills with in DataBricks.</w:t>
      </w:r>
    </w:p>
    <w:p>
      <w:pPr>
        <w:pStyle w:val="Heading2"/>
        <w:numPr>
          <w:ilvl w:val="1"/>
          <w:numId w:val="1"/>
        </w:numPr>
        <w:ind w:hanging="0" w:start="0" w:end="0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color w:val="651FFF"/>
        </w:rPr>
        <w:t>Technical Skills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Languages: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C#, JavaScript, TypeScript, Python, HTML5, CSS3, SQL </w:t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Front-End Frameworks: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Angular (20+, 16, 14+, 9, 8, 6, 4, 2), React, React JSX, TSX (19), Blazor (10+ WASM &amp; Server),  J Query, PrimeNG, Material, and Django</w:t>
        <w:br/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Middle-Tier Framework</w:t>
      </w:r>
      <w:r>
        <w:rPr>
          <w:b/>
          <w:bCs/>
        </w:rPr>
        <w:t>s</w:t>
      </w:r>
      <w:r>
        <w:rPr/>
        <w:t>: Hyper-Media, GraphQL, WebAPI, Flask, Web Services, Entity-Framework,  .NET/CORE, Micro FrontEnds / Services.</w:t>
        <w:br/>
      </w:r>
      <w:r>
        <w:rPr>
          <w:b/>
          <w:bCs/>
        </w:rPr>
        <w:t>Backend Frameworks</w:t>
      </w:r>
      <w:r>
        <w:rPr/>
        <w:t>: ASP.NET Core (10+), ASP.NET MVC, Web API, REST APIs/GraphQL, Node and Python APIs</w:t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Databases: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MS SQL Server </w:t>
      </w:r>
      <w:r>
        <w:rPr/>
        <w:t>2026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MongoDB, CosmosDB, </w:t>
      </w:r>
      <w:r>
        <w:rPr/>
        <w:t>MySQL, PostgreSQL and SuperBase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Cloud Platforms: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Microsoft Azure (App Services, Functions, </w:t>
      </w:r>
      <w:r>
        <w:rPr/>
        <w:t>DevOps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for Developers) </w:t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State Management: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NGRX, RXJS</w:t>
      </w:r>
      <w:r>
        <w:rPr/>
        <w:t>, Flask, Meta Data</w:t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Testing: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Karma, Jasmine, Protractor, and others </w:t>
        <w:br/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Tools &amp; Methodologies: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Docker, Dev-Containers (VS Code), Git, Bitbucket, TFS,  Visual Studio (2019 to 26), Visual Studio 2019 to 2026, VS-Code, PyCharm, LinqPad, </w:t>
      </w:r>
      <w:r>
        <w:rPr>
          <w:color w:val="000000"/>
          <w:u w:val="none"/>
        </w:rPr>
        <w:br/>
      </w:r>
      <w:r>
        <w:rPr>
          <w:b/>
          <w:bCs/>
        </w:rPr>
        <w:t>Patterns</w:t>
      </w:r>
      <w:r>
        <w:rPr/>
        <w:t xml:space="preserve">: Unit of Work,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Repository Pattern, CQRS/DDD, Design Patterns (MVC, Abstract Factory, Factory, Observer, Iterator), Agile, Scrum, JWT Token Security, Breeze, Ninject.</w:t>
        <w:br/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UI: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Telerik Kendo-UI, Material. Tailwind/CSS.</w:t>
        <w:br/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42424"/>
          <w:position w:val="0"/>
          <w:sz w:val="24"/>
          <w:sz w:val="24"/>
          <w:szCs w:val="24"/>
          <w:u w:val="none"/>
          <w:shd w:fill="auto" w:val="clear"/>
          <w:vertAlign w:val="baseline"/>
        </w:rPr>
        <w:t>Security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: </w:t>
      </w:r>
      <w:r>
        <w:rPr/>
        <w:t>JWT Token Security, Web Tokens, Basic, Integrated, and Basic</w:t>
        <w:br/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AI/ML: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Open-AI, Generative AI Tools, Copilot AI, BlackBox AI, PyTorch, </w:t>
      </w:r>
      <w:r>
        <w:rPr/>
        <w:t>TensaFlow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Semantic Kernel. Gemini, </w:t>
      </w:r>
      <w:r>
        <w:rPr/>
        <w:t>ChatGPT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Data Analytics, PyTorch, TensorFlow, Flask, </w:t>
      </w:r>
      <w:r>
        <w:rPr/>
        <w:t>Databricks (ETL/AI),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and VS Code AI Tools</w:t>
        <w:br/>
        <w:br/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651FFF"/>
          <w:position w:val="0"/>
          <w:sz w:val="36"/>
          <w:sz w:val="36"/>
          <w:szCs w:val="36"/>
          <w:u w:val="none"/>
          <w:shd w:fill="auto" w:val="clear"/>
          <w:vertAlign w:val="baseline"/>
        </w:rPr>
        <w:t>Professional Development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LinkedIN 2025: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Angular Essential Training (Ng14+), Containers with .NET and Docker, C# Design Patterns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b/>
          <w:bCs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Career Amend 2025: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AI/Gen AI Fundamentals, OpenAI, Gemini, LangChain, MS AI Toolkit, Reviewed Tensors, Linear Algebra and  Calculus for Model Training.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</w:rPr>
        <w:t>UI</w:t>
      </w:r>
      <w:r>
        <w:rPr/>
        <w:t>: Blazor 8+, React , Angular 17+ 2024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Hexaware 2023: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Copilot – AI Assisted Development, Blazor, Azure DevOps, Angular 16, React, Python.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DotNetTricks 2020: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Angular 10, Azure, Razor Pages, .NET Core ASP.Net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PluralSite 2011 – 2019: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MVC, RXJS, NGRX, Angular 2+, Node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color w:val="000000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Avanade Technical Education: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ASP.NET (2010, 2011)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/>
      </w:pPr>
      <w:r>
        <w:rPr>
          <w:color w:val="000000"/>
        </w:rPr>
        <w:t xml:space="preserve">Gen AI/Agents: (2025 to present), GEN AI in python, Angular, React and learning .NET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20"/>
          <w:tab w:val="left" w:pos="709" w:leader="none"/>
        </w:tabs>
        <w:spacing w:lineRule="auto" w:line="276" w:before="0" w:after="140"/>
        <w:ind w:hanging="0" w:start="1135" w:end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 w:end="0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color w:val="651FFF"/>
        </w:rPr>
        <w:t>Education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9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University of Louisiana at Lafayette: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Graduate Studies in Computer Engineering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9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color w:val="651FFF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University of New Orleans: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Bachelor of Science in Electrical Engineering</w:t>
      </w:r>
    </w:p>
    <w:p>
      <w:pPr>
        <w:pStyle w:val="Heading2"/>
        <w:numPr>
          <w:ilvl w:val="1"/>
          <w:numId w:val="1"/>
        </w:numPr>
        <w:ind w:hanging="0" w:start="0" w:end="0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color w:val="651FFF"/>
        </w:rPr>
        <w:t>Work Experience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ascii="Arial" w:hAnsi="Arial" w:eastAsia="Arial" w:cs="Arial"/>
          <w:i/>
          <w:i/>
          <w:iCs/>
          <w:color w:val="1F1F1F"/>
          <w:sz w:val="22"/>
          <w:szCs w:val="22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M12Systems R&amp;D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Conroe,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Freelancer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| 05/2023 – Present</w:t>
      </w:r>
    </w:p>
    <w:p>
      <w:pPr>
        <w:pStyle w:val="normal1"/>
        <w:widowControl w:val="false"/>
        <w:spacing w:lineRule="auto" w:line="276" w:before="0" w:after="150"/>
        <w:rPr>
          <w:rFonts w:ascii="Arial" w:hAnsi="Arial" w:eastAsia="Arial" w:cs="Arial"/>
          <w:color w:val="1F1F1F"/>
          <w:sz w:val="22"/>
          <w:szCs w:val="22"/>
        </w:rPr>
      </w:pPr>
      <w:r>
        <w:rPr>
          <w:rFonts w:eastAsia="Arial" w:cs="Arial" w:ascii="Arial" w:hAnsi="Arial"/>
          <w:i/>
          <w:iCs/>
          <w:color w:val="1F1F1F"/>
          <w:sz w:val="22"/>
          <w:szCs w:val="22"/>
        </w:rPr>
        <w:t>Freelance Senior Developer &amp; AI Researcher</w:t>
      </w:r>
      <w:r>
        <w:rPr>
          <w:rFonts w:eastAsia="Arial" w:cs="Arial" w:ascii="Arial" w:hAnsi="Arial"/>
          <w:color w:val="1F1F1F"/>
          <w:sz w:val="22"/>
          <w:szCs w:val="22"/>
        </w:rPr>
        <w:t xml:space="preserve"> | 05/2023 – Present</w:t>
      </w:r>
    </w:p>
    <w:p>
      <w:pPr>
        <w:pStyle w:val="normal1"/>
        <w:widowControl w:val="false"/>
        <w:rPr>
          <w:rFonts w:ascii="Arial" w:hAnsi="Arial" w:eastAsia="Arial" w:cs="Arial"/>
          <w:color w:val="1F1F1F"/>
          <w:sz w:val="22"/>
          <w:szCs w:val="22"/>
        </w:rPr>
      </w:pPr>
      <w:r>
        <w:rPr>
          <w:rFonts w:eastAsia="Arial" w:cs="Arial" w:ascii="Arial" w:hAnsi="Arial"/>
          <w:color w:val="1F1F1F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0"/>
        </w:numPr>
        <w:spacing w:lineRule="auto" w:line="276"/>
        <w:ind w:hanging="360" w:start="570" w:end="0"/>
        <w:rPr>
          <w:rFonts w:ascii="Arial" w:hAnsi="Arial" w:eastAsia="Arial" w:cs="Arial"/>
          <w:color w:val="1F1F1F"/>
          <w:sz w:val="22"/>
          <w:szCs w:val="22"/>
        </w:rPr>
      </w:pPr>
      <w:r>
        <w:rPr>
          <w:rFonts w:eastAsia="Arial" w:cs="Arial" w:ascii="Arial" w:hAnsi="Arial"/>
          <w:color w:val="1F1F1F"/>
          <w:sz w:val="22"/>
          <w:szCs w:val="22"/>
        </w:rPr>
        <w:t xml:space="preserve">Architecture solutions with </w:t>
      </w:r>
      <w:r>
        <w:rPr>
          <w:rFonts w:eastAsia="Arial" w:cs="Arial" w:ascii="Arial" w:hAnsi="Arial"/>
          <w:b/>
          <w:bCs/>
          <w:color w:val="1F1F1F"/>
          <w:sz w:val="22"/>
          <w:szCs w:val="22"/>
        </w:rPr>
        <w:t>Angular 18+</w:t>
      </w:r>
      <w:r>
        <w:rPr>
          <w:rFonts w:eastAsia="Arial" w:cs="Arial" w:ascii="Arial" w:hAnsi="Arial"/>
          <w:color w:val="1F1F1F"/>
          <w:sz w:val="22"/>
          <w:szCs w:val="22"/>
        </w:rPr>
        <w:t xml:space="preserve">, NGRX, and </w:t>
      </w:r>
      <w:r>
        <w:rPr>
          <w:rFonts w:eastAsia="Arial" w:cs="Arial" w:ascii="Arial" w:hAnsi="Arial"/>
          <w:b/>
          <w:bCs/>
          <w:color w:val="1F1F1F"/>
          <w:sz w:val="22"/>
          <w:szCs w:val="22"/>
        </w:rPr>
        <w:t>Micro-Frontends</w:t>
      </w:r>
      <w:r>
        <w:rPr>
          <w:rFonts w:eastAsia="Arial" w:cs="Arial" w:ascii="Arial" w:hAnsi="Arial"/>
          <w:color w:val="1F1F1F"/>
          <w:sz w:val="22"/>
          <w:szCs w:val="22"/>
        </w:rPr>
        <w:t xml:space="preserve"> deployed via Azure App Services and Docker, Tailwind CSS and others.</w:t>
      </w:r>
      <w:r>
        <w:rPr>
          <w:rFonts w:eastAsia="Arial" w:cs="Arial" w:ascii="Arial" w:hAnsi="Arial"/>
          <w:sz w:val="22"/>
          <w:szCs w:val="22"/>
        </w:rPr>
        <w:br/>
      </w:r>
    </w:p>
    <w:p>
      <w:pPr>
        <w:pStyle w:val="normal1"/>
        <w:widowControl w:val="false"/>
        <w:numPr>
          <w:ilvl w:val="0"/>
          <w:numId w:val="20"/>
        </w:numPr>
        <w:spacing w:lineRule="auto" w:line="276"/>
        <w:ind w:hanging="360" w:start="570" w:end="0"/>
        <w:rPr>
          <w:rFonts w:ascii="Arial" w:hAnsi="Arial" w:eastAsia="Arial" w:cs="Arial"/>
          <w:color w:val="1F1F1F"/>
          <w:sz w:val="22"/>
          <w:szCs w:val="22"/>
        </w:rPr>
      </w:pPr>
      <w:r>
        <w:rPr>
          <w:rFonts w:eastAsia="Arial" w:cs="Arial" w:ascii="Arial" w:hAnsi="Arial"/>
          <w:color w:val="1F1F1F"/>
          <w:sz w:val="22"/>
          <w:szCs w:val="22"/>
        </w:rPr>
        <w:t xml:space="preserve">Developing </w:t>
      </w:r>
      <w:r>
        <w:rPr>
          <w:rFonts w:eastAsia="Arial" w:cs="Arial" w:ascii="Arial" w:hAnsi="Arial"/>
          <w:b/>
          <w:bCs/>
          <w:color w:val="1F1F1F"/>
          <w:sz w:val="22"/>
          <w:szCs w:val="22"/>
        </w:rPr>
        <w:t>Agentic AI</w:t>
      </w:r>
      <w:r>
        <w:rPr>
          <w:rFonts w:eastAsia="Arial" w:cs="Arial" w:ascii="Arial" w:hAnsi="Arial"/>
          <w:color w:val="1F1F1F"/>
          <w:sz w:val="22"/>
          <w:szCs w:val="22"/>
        </w:rPr>
        <w:t xml:space="preserve"> implementations using Python, LangChain, and Semantic Kernel to automate workflows and data processing in Inventory, Chemical, and Finance.</w:t>
      </w:r>
      <w:r>
        <w:rPr>
          <w:rFonts w:eastAsia="Arial" w:cs="Arial" w:ascii="Arial" w:hAnsi="Arial"/>
          <w:sz w:val="22"/>
          <w:szCs w:val="22"/>
        </w:rPr>
        <w:br/>
      </w:r>
    </w:p>
    <w:p>
      <w:pPr>
        <w:pStyle w:val="normal1"/>
        <w:widowControl w:val="false"/>
        <w:numPr>
          <w:ilvl w:val="0"/>
          <w:numId w:val="20"/>
        </w:numPr>
        <w:spacing w:lineRule="auto" w:line="276"/>
        <w:ind w:hanging="360" w:start="570" w:end="0"/>
        <w:rPr>
          <w:rFonts w:ascii="Arial" w:hAnsi="Arial" w:eastAsia="Arial" w:cs="Arial"/>
          <w:color w:val="1F1F1F"/>
          <w:sz w:val="22"/>
          <w:szCs w:val="22"/>
        </w:rPr>
      </w:pPr>
      <w:r>
        <w:rPr>
          <w:rFonts w:eastAsia="Arial" w:cs="Arial" w:ascii="Arial" w:hAnsi="Arial"/>
          <w:color w:val="1F1F1F"/>
          <w:sz w:val="22"/>
          <w:szCs w:val="22"/>
        </w:rPr>
        <w:t>Managing a custom flooring business platform ("A-Stain"), including square footage estimation, material cost selection, and other projects listed in the portfolio.</w:t>
      </w:r>
    </w:p>
    <w:p>
      <w:pPr>
        <w:pStyle w:val="normal1"/>
        <w:widowControl w:val="false"/>
        <w:spacing w:lineRule="auto" w:line="276"/>
        <w:ind w:start="570" w:end="0"/>
        <w:rPr>
          <w:rFonts w:ascii="Arial" w:hAnsi="Arial" w:eastAsia="Arial" w:cs="Arial"/>
          <w:color w:val="1F1F1F"/>
          <w:sz w:val="22"/>
          <w:szCs w:val="22"/>
        </w:rPr>
      </w:pPr>
      <w:r>
        <w:rPr>
          <w:rFonts w:eastAsia="Arial" w:cs="Arial" w:ascii="Arial" w:hAnsi="Arial"/>
          <w:color w:val="1F1F1F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0"/>
        </w:numPr>
        <w:spacing w:lineRule="auto" w:line="276"/>
        <w:ind w:hanging="360" w:start="570" w:end="0"/>
        <w:rPr>
          <w:rFonts w:ascii="Arial" w:hAnsi="Arial" w:eastAsia="Arial" w:cs="Arial"/>
          <w:color w:val="1F1F1F"/>
          <w:sz w:val="22"/>
          <w:szCs w:val="22"/>
        </w:rPr>
      </w:pPr>
      <w:r>
        <w:rPr>
          <w:rFonts w:eastAsia="Arial" w:cs="Arial" w:ascii="Arial" w:hAnsi="Arial"/>
          <w:color w:val="1F1F1F"/>
          <w:sz w:val="22"/>
          <w:szCs w:val="22"/>
        </w:rPr>
        <w:t>Freelancing: Developed proposals/Bids for Animal Rescue groups in Angular, React, and Blazor with C# .NET Core 8 to 10, and the Blazor Agent Package.</w:t>
        <w:br/>
      </w:r>
    </w:p>
    <w:p>
      <w:pPr>
        <w:pStyle w:val="normal1"/>
        <w:widowControl w:val="false"/>
        <w:numPr>
          <w:ilvl w:val="0"/>
          <w:numId w:val="20"/>
        </w:numPr>
        <w:spacing w:lineRule="auto" w:line="276"/>
        <w:ind w:hanging="360" w:start="570" w:end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1F1F1F"/>
          <w:sz w:val="22"/>
          <w:szCs w:val="22"/>
        </w:rPr>
        <w:t xml:space="preserve">Utilizing </w:t>
      </w:r>
      <w:r>
        <w:rPr>
          <w:rFonts w:eastAsia="Arial" w:cs="Arial" w:ascii="Arial" w:hAnsi="Arial"/>
          <w:b/>
          <w:bCs/>
          <w:color w:val="1F1F1F"/>
          <w:sz w:val="22"/>
          <w:szCs w:val="22"/>
        </w:rPr>
        <w:t>React 19</w:t>
      </w:r>
      <w:r>
        <w:rPr>
          <w:rFonts w:eastAsia="Arial" w:cs="Arial" w:ascii="Arial" w:hAnsi="Arial"/>
          <w:color w:val="1F1F1F"/>
          <w:sz w:val="22"/>
          <w:szCs w:val="22"/>
        </w:rPr>
        <w:t xml:space="preserve"> and </w:t>
      </w:r>
      <w:r>
        <w:rPr>
          <w:rFonts w:eastAsia="Arial" w:cs="Arial" w:ascii="Arial" w:hAnsi="Arial"/>
          <w:b/>
          <w:bCs/>
          <w:color w:val="1F1F1F"/>
          <w:sz w:val="22"/>
          <w:szCs w:val="22"/>
        </w:rPr>
        <w:t>Python 3.12+</w:t>
      </w:r>
      <w:r>
        <w:rPr>
          <w:rFonts w:eastAsia="Arial" w:cs="Arial" w:ascii="Arial" w:hAnsi="Arial"/>
          <w:color w:val="1F1F1F"/>
          <w:sz w:val="22"/>
          <w:szCs w:val="22"/>
        </w:rPr>
        <w:t xml:space="preserve"> for modern web application, prototyping and research.</w:t>
        <w:br/>
      </w:r>
      <w:r>
        <w:rPr>
          <w:rFonts w:cs="Arial" w:ascii="Arial" w:hAnsi="Arial"/>
          <w:b w:val="false"/>
          <w:i w:val="false"/>
          <w:caps w:val="false"/>
          <w:smallCaps w:val="false"/>
          <w:color w:val="0D0D0D"/>
          <w:spacing w:val="0"/>
          <w:sz w:val="22"/>
          <w:szCs w:val="22"/>
        </w:rPr>
        <w:t>Hands-on experience with Redux, the Context API, and AI tooling LangChain, Pandas, PyTorch and others.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color w:val="1F1F1F"/>
          <w:sz w:val="22"/>
          <w:szCs w:val="22"/>
        </w:rPr>
        <w:br/>
      </w:r>
    </w:p>
    <w:p>
      <w:pPr>
        <w:pStyle w:val="normal1"/>
        <w:widowControl w:val="false"/>
        <w:numPr>
          <w:ilvl w:val="0"/>
          <w:numId w:val="20"/>
        </w:numPr>
        <w:spacing w:lineRule="auto" w:line="276" w:before="0" w:after="120"/>
        <w:ind w:hanging="360" w:start="570" w:end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Completed Gen AI course with Carrier-Amend from, June 2025 to December 2025, reviewed Linear Algebra, Calculus, Tensors for AI Model Training.</w:t>
      </w:r>
    </w:p>
    <w:p>
      <w:pPr>
        <w:pStyle w:val="normal1"/>
        <w:widowControl w:val="false"/>
        <w:numPr>
          <w:ilvl w:val="0"/>
          <w:numId w:val="20"/>
        </w:numPr>
        <w:spacing w:lineRule="auto" w:line="276" w:before="0" w:after="120"/>
        <w:ind w:hanging="360" w:start="570" w:end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Keeping pace with Angular, 14 to 21, React 18 to 19 with Data-bricks, C# Blazor/Core 10 Server</w:t>
      </w:r>
    </w:p>
    <w:p>
      <w:pPr>
        <w:pStyle w:val="normal1"/>
        <w:widowControl w:val="false"/>
        <w:numPr>
          <w:ilvl w:val="0"/>
          <w:numId w:val="20"/>
        </w:numPr>
        <w:spacing w:lineRule="auto" w:line="276" w:before="0" w:after="120"/>
        <w:ind w:hanging="360" w:start="570" w:end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Responsibility: Technology Researcher/Freelancer, NET/Python Full-Stack/Gen AI</w:t>
      </w:r>
    </w:p>
    <w:p>
      <w:pPr>
        <w:pStyle w:val="normal1"/>
        <w:widowControl w:val="false"/>
        <w:numPr>
          <w:ilvl w:val="0"/>
          <w:numId w:val="20"/>
        </w:numPr>
        <w:spacing w:lineRule="auto" w:line="276" w:before="0" w:after="120"/>
        <w:ind w:hanging="360" w:start="570" w:end="0"/>
        <w:rPr>
          <w:rFonts w:ascii="Arial" w:hAnsi="Arial" w:eastAsia="Arial" w:cs="Arial"/>
          <w:sz w:val="22"/>
          <w:szCs w:val="22"/>
          <w:u w:val="none"/>
        </w:rPr>
      </w:pPr>
      <w:r>
        <w:rPr>
          <w:rFonts w:eastAsia="Arial" w:cs="Arial" w:ascii="Arial" w:hAnsi="Arial"/>
          <w:sz w:val="22"/>
          <w:szCs w:val="22"/>
        </w:rPr>
        <w:t>Current Project: Learning VS Code 2026 AI Agents and Data-bricks</w:t>
      </w:r>
    </w:p>
    <w:p>
      <w:pPr>
        <w:pStyle w:val="normal1"/>
        <w:widowControl w:val="false"/>
        <w:numPr>
          <w:ilvl w:val="0"/>
          <w:numId w:val="20"/>
        </w:numPr>
        <w:spacing w:lineRule="auto" w:line="276" w:before="0" w:after="120"/>
        <w:ind w:hanging="360" w:start="570" w:end="0"/>
        <w:rPr>
          <w:rFonts w:ascii="Arial" w:hAnsi="Arial" w:eastAsia="Arial" w:cs="Arial"/>
          <w:sz w:val="22"/>
          <w:szCs w:val="22"/>
          <w:u w:val="none"/>
        </w:rPr>
      </w:pPr>
      <w:r>
        <w:rPr>
          <w:rFonts w:eastAsia="Arial" w:cs="Arial" w:ascii="Arial" w:hAnsi="Arial"/>
          <w:sz w:val="22"/>
          <w:szCs w:val="22"/>
          <w:u w:val="none"/>
        </w:rPr>
        <w:t xml:space="preserve">Client Requested I evaluate Data-bricks, I suggested to the client they should adopt it. </w:t>
        <w:br/>
        <w:t>Reasons: Fully integrated ETL/AI tool using Python and React. Since they had these skills in house.</w:t>
      </w:r>
    </w:p>
    <w:p>
      <w:pPr>
        <w:pStyle w:val="normal1"/>
        <w:widowControl w:val="false"/>
        <w:numPr>
          <w:ilvl w:val="0"/>
          <w:numId w:val="20"/>
        </w:numPr>
        <w:spacing w:lineRule="auto" w:line="276" w:before="0" w:after="120"/>
        <w:ind w:hanging="360" w:start="570" w:end="0"/>
        <w:rPr>
          <w:rFonts w:ascii="Arial" w:hAnsi="Arial" w:eastAsia="Arial" w:cs="Arial"/>
          <w:sz w:val="22"/>
          <w:szCs w:val="22"/>
          <w:u w:val="none"/>
        </w:rPr>
      </w:pPr>
      <w:r>
        <w:rPr>
          <w:rFonts w:eastAsia="Arial" w:cs="Arial" w:ascii="Arial" w:hAnsi="Arial"/>
          <w:sz w:val="22"/>
          <w:szCs w:val="22"/>
          <w:u w:val="none"/>
        </w:rPr>
        <w:t xml:space="preserve">Responsibilities included, researching technology, application architecture, data architecture and scrubbing, full stack development, customer interfacing. </w:t>
      </w:r>
    </w:p>
    <w:p>
      <w:pPr>
        <w:pStyle w:val="normal1"/>
        <w:widowControl w:val="false"/>
        <w:numPr>
          <w:ilvl w:val="0"/>
          <w:numId w:val="20"/>
        </w:numPr>
        <w:spacing w:lineRule="auto" w:line="276" w:before="0" w:after="120"/>
        <w:ind w:hanging="360" w:start="570" w:end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  <w:u w:val="none"/>
        </w:rPr>
        <w:t>Integrating Python, React, LangChain, and other tools into a Data Bricks, React Dashboard App.</w:t>
      </w:r>
    </w:p>
    <w:p>
      <w:pPr>
        <w:pStyle w:val="normal1"/>
        <w:widowControl w:val="false"/>
        <w:numPr>
          <w:ilvl w:val="0"/>
          <w:numId w:val="20"/>
        </w:numPr>
        <w:spacing w:lineRule="auto" w:line="276" w:before="0" w:after="120"/>
        <w:ind w:hanging="360" w:start="570" w:end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From Jan 2026 to present: Working with AI Agents in Python, Angular, React and NET</w:t>
      </w:r>
    </w:p>
    <w:p>
      <w:pPr>
        <w:pStyle w:val="normal1"/>
        <w:widowControl w:val="false"/>
        <w:spacing w:lineRule="auto" w:line="276" w:before="0" w:after="120"/>
        <w:ind w:start="570" w:end="0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sz w:val="22"/>
          <w:szCs w:val="22"/>
        </w:rPr>
        <w:t>Python: PyTorch, LangChain, LangGraph, Flask, Django,  C# .NET: Microsoft AI Toolkit, Microsoft Foundry Semantic Kernel for VS Code and VS Studio 2026. Model Training for Chemical and Financial industries, to provide Test, Image and Synthetic Data content.</w:t>
      </w:r>
    </w:p>
    <w:p>
      <w:pPr>
        <w:pStyle w:val="normal1"/>
        <w:keepNext w:val="false"/>
        <w:keepLines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Hexaware / Ernst &amp; Young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Atlanta, GA / Remote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Lead Software Consultant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07/2022 – 05/2023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Provided critical development and support for the Reporting Hub project, solving complex technical challenges using .NET and SPA applications.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Served as Assistant Technical Lead, guiding offshore teams in daily stand-up meetings.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a custom data management tool</w:t>
      </w:r>
      <w:r>
        <w:rPr/>
        <w:t xml:space="preserve"> that enabled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non-technical team members to investigate and repair data feeds, significantly improving data integrity.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ascii="Arial" w:hAnsi="Arial" w:eastAsia="Arial" w:cs="Arial"/>
          <w:sz w:val="22"/>
          <w:szCs w:val="22"/>
          <w:u w:val="no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Utilized Angular 11, Dot-Net, </w:t>
      </w:r>
      <w:r>
        <w:rPr/>
        <w:t>Web API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EF 6, MSSQL, PrimeNG, Material, Blazor, Core 6, and SSRS.</w:t>
      </w:r>
    </w:p>
    <w:p>
      <w:pPr>
        <w:pStyle w:val="normal1"/>
        <w:widowControl w:val="false"/>
        <w:numPr>
          <w:ilvl w:val="0"/>
          <w:numId w:val="3"/>
        </w:numPr>
        <w:spacing w:lineRule="auto" w:line="276" w:before="0" w:after="120"/>
        <w:ind w:hanging="283" w:start="709" w:end="0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sz w:val="22"/>
          <w:szCs w:val="22"/>
          <w:u w:val="none"/>
        </w:rPr>
        <w:t xml:space="preserve">Responsibilities included, researching technology, application architecture, data architecture and scrubbing, full stack development, offshore team interfacing, and product team discussions and deployment.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Participated in internal training </w:t>
      </w:r>
      <w:r>
        <w:rPr/>
        <w:t xml:space="preserve">in: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Azure DevOps, Azure for Developers, Micro Front Ends (Angular/Webpack 5), Docker Dev-Containers, </w:t>
      </w:r>
      <w:r>
        <w:rPr/>
        <w:t xml:space="preserve">and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React.JSX, </w:t>
      </w:r>
      <w:r>
        <w:rPr/>
        <w:t xml:space="preserve">with AI-Assisted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Development (CoPilot, BlackBox AI, an</w:t>
      </w:r>
      <w:r>
        <w:rPr/>
        <w:t>d several others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U.S.–based coordination for an India-based development team, driving alignment across engineering, testing, and product functions. Provided strategic support to product owners, guided testing efforts, oversaw deployment readiness, and ensured high-quality delivery across the full software development lifecycle.</w:t>
        <w:br/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Arthur Lawrence / NOV</w:t>
      </w:r>
      <w:r>
        <w:rPr>
          <w:b/>
          <w:bCs/>
        </w:rPr>
        <w:t xml:space="preserve">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Houston, TX / Hybrid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Software Consultant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10/2021 – 02/2022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Served as a Full Stack Developer for the Equipment Manifest Application, utilizing </w:t>
      </w:r>
      <w:r>
        <w:rPr/>
        <w:t>AngularJS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v1.6, Azure DevOps, </w:t>
      </w:r>
      <w:r>
        <w:rPr/>
        <w:t>Web API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SQL Server, RXJS, and NGRX.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Responsibility: Collaborated daily with offshore </w:t>
      </w:r>
      <w:r>
        <w:rPr/>
        <w:t>teams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</w:t>
      </w:r>
      <w:r>
        <w:rPr/>
        <w:t>interfaced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with </w:t>
      </w:r>
      <w:r>
        <w:rPr/>
        <w:t>the 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esting </w:t>
      </w:r>
      <w:r>
        <w:rPr/>
        <w:t>g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roup</w:t>
      </w:r>
      <w:r>
        <w:rPr/>
        <w:t>,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and </w:t>
      </w:r>
      <w:r>
        <w:rPr/>
        <w:t>met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with project </w:t>
      </w:r>
      <w:r>
        <w:rPr/>
        <w:t>stakeholders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to resolve bugs, sprint planning</w:t>
      </w:r>
      <w:ins w:id="0" w:author="Mike Wassermann" w:date="2026-03-10T20:26:00Z">
        <w:r>
          <w:rPr/>
          <w:t>,</w:t>
        </w:r>
      </w:ins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and development.</w:t>
        <w:br/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PNC Bank Project/Consulting Solutions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Web Developer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04/2021 – 10/2021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Executed </w:t>
      </w:r>
      <w:r>
        <w:rPr/>
        <w:t>full-stack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development for the Employee Displacement app, integrating BBVA Bank support.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new Web API for BBVA, created necessary SQL Server tables and procedures, and managed Azure DevOps code pushes.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Optimized SQL Database and queries, enhancing application performance.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Gained expertise in Angular, TypeScript Design Patterns, Bit-Bucket, and IBM U-Deploy CDC Pipeline.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Utilized Angular 4, TypeScript, Node, Breeze, Prime NG, and JWT Token-based security.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Prototyped a Vacation Request Application using Blazor 3.0 and Rest API.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U.S.–based coordination for an India-based development team, driving alignment across engineering, testing, and product functions. Provided strategic support to product owners, guided testing efforts, oversaw deployment readiness, and ensured high-quality delivery across the full software development lifecycle.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M12 Systems R&amp;D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Conroe,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Independent Software Consultant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04/15/2020 – 10/2021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/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Actively enhanced skills by researching and implementing Angular 9/10/11, NGRX, Azure App Services, Azure Functions, Docker services, ASP.NET Core Razor Views, and Entity Framework Core.</w:t>
      </w:r>
    </w:p>
    <w:p>
      <w:pPr>
        <w:pStyle w:val="normal1"/>
        <w:keepNext w:val="false"/>
        <w:keepLines w:val="false"/>
        <w:widowControl/>
        <w:numPr>
          <w:ilvl w:val="0"/>
          <w:numId w:val="7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Responsibility: bug fixes, adding new features, alignment across engineering, testing, and product functions. Provided support to product owners, guided testing efforts, helped in deployment readiness, and ensured high-quality delivery across the full software development lifecycle.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Archer Systems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City, State (Implied Remote)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Programmer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03/16/2020 – 04/13/2020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position w:val="0"/>
          <w:sz w:val="24"/>
          <w:sz w:val="24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Worked as a Full Stack Developer, utilizing Angular 8, AG-Grid, RXJS, NGRX, Web API, MSSQL, MVC, and Entity Framework.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position w:val="0"/>
          <w:sz w:val="24"/>
          <w:sz w:val="24"/>
          <w:vertAlign w:val="baseline"/>
        </w:rPr>
        <w:t>Responsibility: bug fixes, adding new features, alignment across engineering, testing, and product functions</w:t>
      </w:r>
    </w:p>
    <w:p>
      <w:pPr>
        <w:pStyle w:val="normal1"/>
        <w:widowControl/>
        <w:numPr>
          <w:ilvl w:val="0"/>
          <w:numId w:val="0"/>
        </w:numPr>
        <w:tabs>
          <w:tab w:val="clear" w:pos="720"/>
          <w:tab w:val="left" w:pos="709" w:leader="none"/>
        </w:tabs>
        <w:spacing w:lineRule="auto" w:line="276" w:before="0" w:after="140"/>
        <w:ind w:hanging="0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M12 Systems R&amp;D (Independent Software Consultant)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Conroe,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Independent Software Consultant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10/02/2019 – 03/01/2020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an enterprise-grade tooling application for Nabors  Drilling Service, incorporating Angular 8+, RXJS, NGRX with CQRS/DDD, ASP.NET Core 3.1, Jasmine, MongoDB, and Web API.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Responsibility: Assisted the development team, </w:t>
      </w:r>
      <w:r>
        <w:rPr/>
        <w:t>fixed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bugs, </w:t>
      </w:r>
      <w:r>
        <w:rPr/>
        <w:t>tested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the application, and </w:t>
      </w:r>
      <w:r>
        <w:rPr/>
        <w:t>wrote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documentation.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Praxair Project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City, State (Implied)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Programmer – Full Stack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03/01/2019 – 09/01/2019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Contributed to the Prairie's Sniffer project, a Software/Hardware apxplication integrating C#, Win Forms, Windows Service, Entity Framework 6+, and MS SQL with National Instruments Data Acquisition Board.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Conducted research on Azure development at Shell Technology Center.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Responsibility: Assisted the development team, </w:t>
      </w:r>
      <w:r>
        <w:rPr/>
        <w:t>fixed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bugs, </w:t>
      </w:r>
      <w:r>
        <w:rPr/>
        <w:t>tested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the application,</w:t>
      </w:r>
      <w:r>
        <w:rPr/>
        <w:t xml:space="preserve"> converted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code to a </w:t>
      </w:r>
      <w:r>
        <w:rPr/>
        <w:t>Windows-based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platform, </w:t>
      </w:r>
      <w:r>
        <w:rPr/>
        <w:t>and created 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ocumentation. Configured a portable development System to replace a Linux system with a Windows system.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RPC Inc -Apex Systems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Web Developer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08/01/2018 – 01/26/2019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Maintained the Portal application for CUDD and Fleet-wave, using Knockout JS, WebApi, MSSQL 2018, C3 charting, MVC, and C#.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Contributed to a new release leveraging Angular 6, NGRX, Material, ASP.NET Core 2.0 (cross-platform), Jasmine, and RXJS with CQRS/DDD.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position w:val="0"/>
          <w:sz w:val="24"/>
          <w:sz w:val="24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WebApi integration with external stock price services.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position w:val="0"/>
          <w:sz w:val="24"/>
          <w:sz w:val="24"/>
          <w:vertAlign w:val="baseline"/>
        </w:rPr>
        <w:t xml:space="preserve">Responsibility: Contracted to help the </w:t>
      </w:r>
      <w:r>
        <w:rPr/>
        <w:t>development</w:t>
      </w:r>
      <w:r>
        <w:rPr>
          <w:position w:val="0"/>
          <w:sz w:val="24"/>
          <w:sz w:val="24"/>
          <w:vertAlign w:val="baseline"/>
        </w:rPr>
        <w:t xml:space="preserve"> team finish coding and testing the app.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Flight Safty/Centaurus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New Orleans, Baton Rouge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Web Developer 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11/01/2017 – 02/15/2018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Updated internal web projects using Angular 4, RXJS, TypeScript, Node JS, Karma, Jasmine, Protractor, C#, ASP.NET Core 2.0, WebApi Core, EF Core, Linq to Entities (LinqPad), and MSSQL in an Angular/MVC (Razor) Hybrid application.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/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Responsibility: Assisted the development team, </w:t>
      </w:r>
      <w:r>
        <w:rPr/>
        <w:t>fixed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bugs, </w:t>
      </w:r>
      <w:r>
        <w:rPr/>
        <w:t>tested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the application, and </w:t>
      </w:r>
      <w:r>
        <w:rPr/>
        <w:t>wrote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new code modules.</w:t>
      </w:r>
      <w:ins w:id="1" w:author="Mike Wassermann" w:date="2026-03-10T20:36:00Z">
        <w:r>
          <w:rPr>
            <w:rFonts w:eastAsia="Liberation Serif;Times New Roman" w:cs="Liberation Serif;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4"/>
            <w:sz w:val="24"/>
            <w:szCs w:val="24"/>
            <w:u w:val="none"/>
            <w:shd w:fill="auto" w:val="clear"/>
            <w:vertAlign w:val="baseline"/>
          </w:rPr>
          <w:br/>
        </w:r>
      </w:ins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Senda/United Airlines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Web Developer (ASP.NET/Open Source)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03/01/2017 – 09/12/2017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Key front-end developer for the Flight Attendant Dashboard, transitioning the project from Angular 1.6 Component Architecture to Angular 2/4.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Utilized RXJS, WebApi, Bootstrap UI, Jasmine, Karma for unit testing, and TFS in a Scrum environment.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with C#, MS MVC (Razor), and WebAPI in an Angular/MVC Hybrid application.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Assisted the development team, fix bugs, test the application, and write new code modules.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Centaurus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Dallas/New Orleans, LA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Web Developer (ASP.NET/Open Source)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03/01/2016 – 10/17/2016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a Single Page Application with a Service Layer (WebApi, C#) for Flight Safety, presenting performance metrics and revenue reviews.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Utilized C#, MVC, Angular, TypeScript, D3 for Graphs and Charting, Git, Karma, MSSQL, Linq to Entities (LinqPad), Jasmine, and TFS.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OTC Inc/M12 Systems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Web Developer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11/01/2015 – 02/15/2016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a mini SPA front-end with Middle-Tier, DAL, and Service layer for a Charter Boat App.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Technologies included MVC 4, AngularJS, CSS3, HTML5, WebApi 2/OData 2, EF6, MS-SQL, C#, Repository, LoDash, Bootstrap, and Factory patterns.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Assisted the development team, fix bugs, test the application, and write new code modules.</w:t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OTC Inc/M12 Systems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Lead Developer/Architect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05/15/2015 – 10/25/2015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Led development of the Ferrell Colony Manager app, an AngularJS SPA front-end with Middle-Tier, DAL, and Service layer.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Utilized MSSQL, CSS3, HTML5, WebApi, EF6, MS-SQL, C#, Repository, and Factory patterns.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6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Assisted the development team, fix bugs, test the application, and write new code modules.</w:t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left" w:pos="709" w:leader="none"/>
        </w:tabs>
        <w:spacing w:lineRule="auto" w:line="276" w:before="0" w:after="140"/>
        <w:ind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Hexa-Group/SLB project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Sr. .NET Developer/Architect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02/15/2015 – 05/01/2015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7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Architected and developed Middle-Tier and Data Access Layer using Code First and Repository Design Pattern.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7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Performed integration work using .NET WebApi2 and consumed Siebel with Web Services via C# and WSDL.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7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Worked with Visual Studio 2013, MVC (Razor), TFS 2013, MS-SQL 2013, WebStorm, C#, .NET, Entity Framework 6, Linq to Entities (LinqPad), MongoDB, and custom SPA Architecture.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7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Assisted the development team, fix bugs, test the application, and write new code modules.</w:t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left" w:pos="709" w:leader="none"/>
        </w:tabs>
        <w:spacing w:lineRule="auto" w:line="276" w:before="0" w:after="140"/>
        <w:ind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 Tech/Stewart Title project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Sr. .NET Developer with Agile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09/15/2014 – 02/01/2015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Served as Lead Developer/Architect for a Standalone Order Entry application, a responsive SPA using CSS3, HTML5, ASP.NET/MVC 4, Hot-towel SPA template, Breeze, AngularJS, JSON, and WebAPI2.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Implemented MVC, Abstract Factory, Factory, Observer, and Iterator design patterns with Oracle and MSSQL back-ends.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Assisted the development team, fix bugs, test the application, and write new code modules.</w:t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Oxford/Sunoco Project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Sugarland,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Sr. .NET Developer with Agile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04/01/2014 – 08/15/2014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Primary Developer for the LEAP application (Oil Lease Management tool), focusing on bug fixing and enhancements.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Utilized ASP.NET 4.0 with MVC architecture, C#, SQL 2008, and heavy JQuery.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Applied MVC, Abstract Factory, Factory, Observer, and Iterator design patterns.</w:t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left" w:pos="709" w:leader="none"/>
        </w:tabs>
        <w:spacing w:lineRule="auto" w:line="276" w:before="0" w:after="140"/>
        <w:ind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Royal &amp; Ross/Hartigen Project PowerOptix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Sr. Developer with Scrum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11/01/2013 – 01/10/2014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0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Provided bug fixes for the PowerOptix application and developed two modules for PJM, a regional transmission organization.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0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Used MVC 3, a custom Code Accelerator, AngularJS, Bootstrap, and JavaScript.</w:t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left" w:pos="709" w:leader="none"/>
        </w:tabs>
        <w:spacing w:lineRule="auto" w:line="276" w:before="0" w:after="140"/>
        <w:ind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Artech/HP Project CLQR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Sr. .NET Developer with Agile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04/2013 – 10/31/2013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the Scheduling System for CLQR (Factory Defect Tracking &amp; Reporting System) using MVC4, JQuery, OO JavaScript, Knockout, Breeze, JSON, AJAX, Ninject, WebGrease, WebApi, and Entity Framework 5.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Architected the data access layer using Repository and Unit-of-work patterns.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Utilized MVC, Abstract Factory, Factory, Observer, and Iterator design patterns.</w:t>
      </w:r>
    </w:p>
    <w:p>
      <w:pPr>
        <w:pStyle w:val="normal1"/>
        <w:keepNext w:val="false"/>
        <w:keepLines w:val="false"/>
        <w:pageBreakBefore w:val="false"/>
        <w:widowControl/>
        <w:tabs>
          <w:tab w:val="clear" w:pos="720"/>
          <w:tab w:val="left" w:pos="709" w:leader="none"/>
        </w:tabs>
        <w:spacing w:lineRule="auto" w:line="276" w:before="0" w:after="140"/>
        <w:ind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M12 Systems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Sr. .NET Developer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09/2012 – 03/15/2013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Researched MVC 4, Entity Framework 4+, Telerik Kendo-UI, and mobile technologies.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Consulted for G.H.C.A. on website redesign projects using MVC4, Repository, and Unit-of-work pattern architecture.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a bug tracking module for Pinot’s Palette LLP and performed performance tuning on database indexes.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Contracted for RealEC project, performing MVC 3, JQuery, Knockout, and N-Hibernate development.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Assisted the development team, fix bugs, test the application, and write new code modules.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ObjectWin Technologies (Client: United Airlines)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Senior .NET Developer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03/2012 – 05/2012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the Catering Management App using VS 2010, C#, MVC3, WCF, Service, Unit of Work, and Repository Patterns, TFS, EF4, JavaScript, and Jquery.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3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Assisted the development team, fix bugs, test the application, and write new code modules.</w:t>
      </w:r>
    </w:p>
    <w:p>
      <w:pPr>
        <w:pStyle w:val="normal1"/>
        <w:keepNext w:val="false"/>
        <w:keepLines w:val="false"/>
        <w:pageBreakBefore w:val="false"/>
        <w:widowControl/>
        <w:spacing w:lineRule="auto" w:line="276" w:before="0" w:after="140"/>
        <w:ind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Avanade Technical Services (Client: MD Anderson C.C.)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Houston, TX </w:t>
      </w:r>
      <w:r>
        <w:rPr>
          <w:rFonts w:eastAsia="Liberation Serif;Times New Roman" w:cs="Liberation Serif;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Senior .NET Developer</w:t>
      </w: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| 01/2010 – 12/2011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and supported the ‘Clinic-Station’ EMR application, utilizing WPF, Win-Forms, Visual Studio 2010/08, TFS, and C#.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Implemented modules with Unit-Testing and web service development based on Avanade Connected Architecture (ACA) for MVVM and MVPC.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Managed XML integration between Clinic-Station and Dr. First for electronic prescription.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>
          <w:rFonts w:eastAsia="Liberation Serif;Times New Roman" w:cs="Liberation Serif;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Resolved a critical Team Build bug, significantly improving the build process.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4"/>
        </w:numPr>
        <w:tabs>
          <w:tab w:val="clear" w:pos="720"/>
          <w:tab w:val="left" w:pos="709" w:leader="none"/>
        </w:tabs>
        <w:spacing w:lineRule="auto" w:line="276" w:before="0" w:after="140"/>
        <w:ind w:hanging="283" w:start="709" w:end="0"/>
        <w:jc w:val="start"/>
        <w:rPr/>
      </w:pPr>
      <w:r>
        <w:rPr>
          <w:rFonts w:eastAsia="Liberation Serif;Times New Roman" w:cs="Liberation Serif;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Responsibility: Assisted the development team, fix bugs, test the application, and write new code modules.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From 01/2000 to 12/2010 I did contract work as a .NET Developer for several companies. </w:t>
      </w:r>
    </w:p>
    <w:p>
      <w:pPr>
        <w:pStyle w:val="normal1"/>
        <w:rPr/>
      </w:pPr>
      <w:r>
        <w:rPr/>
        <w:t>----------------------------------------------------------------------------------------------------------------------</w:t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0" w:top="1134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Noto Sans Symbols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Roboto">
    <w:charset w:val="00" w:characterSet="windows-1252"/>
    <w:family w:val="roman"/>
    <w:pitch w:val="variable"/>
  </w:font>
  <w:font w:name="Noto Sans Symbol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986" w:leader="none"/>
        <w:tab w:val="right" w:pos="9972" w:leader="none"/>
      </w:tabs>
      <w:spacing w:lineRule="auto" w:line="240" w:before="0" w:after="0"/>
      <w:ind w:end="0"/>
      <w:jc w:val="start"/>
      <w:rPr>
        <w:rFonts w:eastAsia="Liberation Serif;Times New Roman" w:cs="Liberation Serif;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Liberation Serif;Times New Roman" w:cs="Liberation Serif;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986" w:leader="none"/>
        <w:tab w:val="right" w:pos="9972" w:leader="none"/>
      </w:tabs>
      <w:spacing w:lineRule="auto" w:line="240" w:before="0" w:after="0"/>
      <w:ind w:end="0"/>
      <w:jc w:val="start"/>
      <w:rPr>
        <w:rFonts w:eastAsia="Liberation Serif;Times New Roman" w:cs="Liberation Serif;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Liberation Serif;Times New Roman" w:cs="Liberation Serif;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0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1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2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3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4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5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6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7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8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19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0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1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2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3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4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val="bestFit" w:percent="173"/>
  <w:defaultTabStop w:val="7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;Times New Roman" w:hAnsi="Liberation Serif;Times New Roman" w:eastAsia="Liberation Serif;Times New Roman" w:cs="Liberation Serif;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numPr>
        <w:ilvl w:val="0"/>
        <w:numId w:val="1"/>
      </w:numPr>
      <w:spacing w:lineRule="auto" w:line="240" w:before="240" w:after="120"/>
      <w:outlineLvl w:val="0"/>
    </w:pPr>
    <w:rPr>
      <w:rFonts w:ascii="Liberation Serif;Times New Roman" w:hAnsi="Liberation Serif;Times New Roman" w:eastAsia="Liberation Serif;Times New Roman" w:cs="Liberation Serif;Times New Roman"/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erif;Times New Roman" w:hAnsi="Liberation Serif;Times New Roman" w:eastAsia="Liberation Serif;Times New Roman" w:cs="Liberation Serif;Times New Roman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numPr>
        <w:ilvl w:val="2"/>
        <w:numId w:val="1"/>
      </w:numPr>
      <w:spacing w:lineRule="auto" w:line="240"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numPr>
        <w:ilvl w:val="3"/>
        <w:numId w:val="1"/>
      </w:numPr>
      <w:spacing w:lineRule="auto" w:line="240"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numPr>
        <w:ilvl w:val="4"/>
        <w:numId w:val="1"/>
      </w:numPr>
      <w:spacing w:lineRule="auto" w:line="240"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numPr>
        <w:ilvl w:val="5"/>
        <w:numId w:val="1"/>
      </w:numPr>
      <w:spacing w:lineRule="auto" w:line="240" w:before="200" w:after="40"/>
      <w:outlineLvl w:val="5"/>
    </w:pPr>
    <w:rPr>
      <w:b/>
      <w:bCs/>
      <w:sz w:val="20"/>
      <w:szCs w:val="20"/>
    </w:rPr>
  </w:style>
  <w:style w:type="character" w:styleId="WW8Num2z0">
    <w:name w:val="WW8Num2z0"/>
    <w:qFormat/>
    <w:rPr>
      <w:rFonts w:ascii="Noto Sans Symbols" w:hAnsi="Noto Sans Symbols" w:cs="Noto Sans Symbols"/>
    </w:rPr>
  </w:style>
  <w:style w:type="character" w:styleId="WW8Num3z0">
    <w:name w:val="WW8Num3z0"/>
    <w:qFormat/>
    <w:rPr>
      <w:rFonts w:ascii="Noto Sans Symbols" w:hAnsi="Noto Sans Symbols" w:cs="Noto Sans Symbols"/>
    </w:rPr>
  </w:style>
  <w:style w:type="character" w:styleId="WW8Num4z0">
    <w:name w:val="WW8Num4z0"/>
    <w:qFormat/>
    <w:rPr>
      <w:rFonts w:ascii="Noto Sans Symbols" w:hAnsi="Noto Sans Symbols" w:cs="Noto Sans Symbols"/>
    </w:rPr>
  </w:style>
  <w:style w:type="character" w:styleId="WW8Num5z0">
    <w:name w:val="WW8Num5z0"/>
    <w:qFormat/>
    <w:rPr>
      <w:rFonts w:ascii="Noto Sans Symbols" w:hAnsi="Noto Sans Symbols" w:cs="Noto Sans Symbols"/>
    </w:rPr>
  </w:style>
  <w:style w:type="character" w:styleId="WW8Num6z0">
    <w:name w:val="WW8Num6z0"/>
    <w:qFormat/>
    <w:rPr>
      <w:rFonts w:ascii="Noto Sans Symbols" w:hAnsi="Noto Sans Symbols" w:cs="Noto Sans Symbols"/>
    </w:rPr>
  </w:style>
  <w:style w:type="character" w:styleId="WW8Num7z0">
    <w:name w:val="WW8Num7z0"/>
    <w:qFormat/>
    <w:rPr>
      <w:rFonts w:ascii="Noto Sans Symbols" w:hAnsi="Noto Sans Symbols" w:cs="Noto Sans Symbols"/>
    </w:rPr>
  </w:style>
  <w:style w:type="character" w:styleId="WW8Num8z0">
    <w:name w:val="WW8Num8z0"/>
    <w:qFormat/>
    <w:rPr>
      <w:rFonts w:ascii="Noto Sans Symbols" w:hAnsi="Noto Sans Symbols" w:cs="Noto Sans Symbols"/>
    </w:rPr>
  </w:style>
  <w:style w:type="character" w:styleId="WW8Num9z0">
    <w:name w:val="WW8Num9z0"/>
    <w:qFormat/>
    <w:rPr>
      <w:rFonts w:ascii="Noto Sans Symbols" w:hAnsi="Noto Sans Symbols" w:cs="Noto Sans Symbols"/>
    </w:rPr>
  </w:style>
  <w:style w:type="character" w:styleId="WW8Num10z0">
    <w:name w:val="WW8Num10z0"/>
    <w:qFormat/>
    <w:rPr>
      <w:rFonts w:ascii="Noto Sans Symbols" w:hAnsi="Noto Sans Symbols" w:cs="Noto Sans Symbols"/>
    </w:rPr>
  </w:style>
  <w:style w:type="character" w:styleId="WW8Num11z0">
    <w:name w:val="WW8Num11z0"/>
    <w:qFormat/>
    <w:rPr>
      <w:rFonts w:ascii="Noto Sans Symbols" w:hAnsi="Noto Sans Symbols" w:cs="Noto Sans Symbols"/>
    </w:rPr>
  </w:style>
  <w:style w:type="character" w:styleId="WW8Num12z0">
    <w:name w:val="WW8Num12z0"/>
    <w:qFormat/>
    <w:rPr>
      <w:rFonts w:ascii="Noto Sans Symbols" w:hAnsi="Noto Sans Symbols" w:cs="Noto Sans Symbols"/>
    </w:rPr>
  </w:style>
  <w:style w:type="character" w:styleId="WW8Num13z0">
    <w:name w:val="WW8Num13z0"/>
    <w:qFormat/>
    <w:rPr>
      <w:rFonts w:ascii="Noto Sans Symbols" w:hAnsi="Noto Sans Symbols" w:cs="Noto Sans Symbols"/>
    </w:rPr>
  </w:style>
  <w:style w:type="character" w:styleId="WW8Num14z0">
    <w:name w:val="WW8Num14z0"/>
    <w:qFormat/>
    <w:rPr>
      <w:rFonts w:ascii="Noto Sans Symbols" w:hAnsi="Noto Sans Symbols" w:cs="Noto Sans Symbols"/>
    </w:rPr>
  </w:style>
  <w:style w:type="character" w:styleId="WW8Num15z0">
    <w:name w:val="WW8Num15z0"/>
    <w:qFormat/>
    <w:rPr>
      <w:rFonts w:ascii="Noto Sans Symbols" w:hAnsi="Noto Sans Symbols" w:cs="Noto Sans Symbols"/>
    </w:rPr>
  </w:style>
  <w:style w:type="character" w:styleId="WW8Num16z0">
    <w:name w:val="WW8Num16z0"/>
    <w:qFormat/>
    <w:rPr>
      <w:rFonts w:ascii="Noto Sans Symbols" w:hAnsi="Noto Sans Symbols" w:cs="Noto Sans Symbols"/>
    </w:rPr>
  </w:style>
  <w:style w:type="character" w:styleId="WW8Num17z0">
    <w:name w:val="WW8Num17z0"/>
    <w:qFormat/>
    <w:rPr>
      <w:rFonts w:ascii="Noto Sans Symbols" w:hAnsi="Noto Sans Symbols" w:cs="Noto Sans Symbols"/>
    </w:rPr>
  </w:style>
  <w:style w:type="character" w:styleId="WW8Num18z0">
    <w:name w:val="WW8Num18z0"/>
    <w:qFormat/>
    <w:rPr>
      <w:rFonts w:ascii="Noto Sans Symbols" w:hAnsi="Noto Sans Symbols" w:cs="Noto Sans Symbols"/>
    </w:rPr>
  </w:style>
  <w:style w:type="character" w:styleId="WW8Num19z0">
    <w:name w:val="WW8Num19z0"/>
    <w:qFormat/>
    <w:rPr>
      <w:rFonts w:ascii="Noto Sans Symbols" w:hAnsi="Noto Sans Symbols" w:cs="Noto Sans Symbols"/>
    </w:rPr>
  </w:style>
  <w:style w:type="character" w:styleId="WW8Num20z0">
    <w:name w:val="WW8Num20z0"/>
    <w:qFormat/>
    <w:rPr>
      <w:rFonts w:ascii="Noto Sans Symbols" w:hAnsi="Noto Sans Symbols" w:cs="Noto Sans Symbols"/>
    </w:rPr>
  </w:style>
  <w:style w:type="character" w:styleId="WW8Num21z0">
    <w:name w:val="WW8Num21z0"/>
    <w:qFormat/>
    <w:rPr>
      <w:rFonts w:ascii="Noto Sans Symbols" w:hAnsi="Noto Sans Symbols" w:cs="Noto Sans Symbols"/>
    </w:rPr>
  </w:style>
  <w:style w:type="character" w:styleId="WW8Num22z0">
    <w:name w:val="WW8Num22z0"/>
    <w:qFormat/>
    <w:rPr>
      <w:rFonts w:ascii="Noto Sans Symbols" w:hAnsi="Noto Sans Symbols" w:cs="Noto Sans Symbols"/>
    </w:rPr>
  </w:style>
  <w:style w:type="character" w:styleId="WW8Num23z0">
    <w:name w:val="WW8Num23z0"/>
    <w:qFormat/>
    <w:rPr>
      <w:rFonts w:ascii="Noto Sans Symbols" w:hAnsi="Noto Sans Symbols" w:cs="Noto Sans Symbols"/>
    </w:rPr>
  </w:style>
  <w:style w:type="character" w:styleId="WW8Num24z0">
    <w:name w:val="WW8Num24z0"/>
    <w:qFormat/>
    <w:rPr>
      <w:rFonts w:ascii="Noto Sans Symbols" w:hAnsi="Noto Sans Symbols" w:cs="Noto Sans Symbols"/>
    </w:rPr>
  </w:style>
  <w:style w:type="character" w:styleId="WW8Num1z0">
    <w:name w:val="WW8Num1z0"/>
    <w:qFormat/>
    <w:rPr>
      <w:rFonts w:ascii="Noto Sans Symbols" w:hAnsi="Noto Sans Symbols" w:cs="Noto Sans Symbols"/>
    </w:rPr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;Times New Roman" w:hAnsi="Liberation Serif;Times New Roman" w:eastAsia="Liberation Serif;Times New Roman" w:cs="Liberation Serif;Times New Roman"/>
      <w:color w:val="auto"/>
      <w:kern w:val="0"/>
      <w:sz w:val="24"/>
      <w:szCs w:val="24"/>
      <w:lang w:val="en-US" w:eastAsia="zh-CN" w:bidi="hi-IN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ichael-wassermann-25a5bb1b6/" TargetMode="External"/><Relationship Id="rId3" Type="http://schemas.openxmlformats.org/officeDocument/2006/relationships/hyperlink" Target="https://mikew194.github.io/rc-dev-portfolio/" TargetMode="External"/><Relationship Id="rId4" Type="http://schemas.openxmlformats.org/officeDocument/2006/relationships/hyperlink" Target="https://mikew194.github.io/bz-gh-pages-app/" TargetMode="External"/><Relationship Id="rId5" Type="http://schemas.openxmlformats.org/officeDocument/2006/relationships/hyperlink" Target="https://mikew194.github.io/bz-gh-pages-app/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2026-07-07T15:16:46Z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